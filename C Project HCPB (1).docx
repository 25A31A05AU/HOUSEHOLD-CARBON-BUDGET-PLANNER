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color w:val="4472C4" w:themeColor="accent1"/>
          <w14:textFill>
            <w14:solidFill>
              <w14:schemeClr w14:val="accent1"/>
            </w14:solidFill>
          </w14:textFill>
        </w:rPr>
        <w:id w:val="-27877818"/>
        <w:docPartObj>
          <w:docPartGallery w:val="AutoText"/>
        </w:docPartObj>
      </w:sdtPr>
      <w:sdtEndPr>
        <w:rPr>
          <w:color w:val="auto"/>
        </w:rPr>
      </w:sdtEndPr>
      <w:sdtContent>
        <w:p w14:paraId="2E12E44A">
          <w:pPr>
            <w:pStyle w:val="40"/>
            <w:spacing w:before="1540" w:after="240"/>
            <w:jc w:val="center"/>
            <w:rPr>
              <w:color w:val="4472C4" w:themeColor="accent1"/>
              <w14:textFill>
                <w14:solidFill>
                  <w14:schemeClr w14:val="accent1"/>
                </w14:solidFill>
              </w14:textFill>
            </w:rPr>
          </w:pPr>
          <w:r>
            <w:rPr>
              <w:color w:val="4472C4" w:themeColor="accent1"/>
              <w14:textFill>
                <w14:solidFill>
                  <w14:schemeClr w14:val="accent1"/>
                </w14:solidFill>
              </w14:textFill>
            </w:rPr>
            <w:drawing>
              <wp:inline distT="0" distB="0" distL="0" distR="0">
                <wp:extent cx="1417320" cy="607060"/>
                <wp:effectExtent l="0" t="0" r="11430" b="254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4"/>
                        <pic:cNvPicPr>
                          <a:picLocks noChangeAspect="1"/>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607060"/>
                        </a:xfrm>
                        <a:prstGeom prst="rect">
                          <a:avLst/>
                        </a:prstGeom>
                        <a:noFill/>
                        <a:ln>
                          <a:noFill/>
                        </a:ln>
                      </pic:spPr>
                    </pic:pic>
                  </a:graphicData>
                </a:graphic>
              </wp:inline>
            </w:drawing>
          </w:r>
        </w:p>
        <w:sdt>
          <w:sdtPr>
            <w:rPr>
              <w:rFonts w:asciiTheme="majorHAnsi" w:hAnsiTheme="majorHAnsi" w:eastAsiaTheme="majorEastAsia" w:cstheme="majorBidi"/>
              <w:caps/>
              <w:color w:val="00B050"/>
              <w:sz w:val="96"/>
              <w:szCs w:val="96"/>
            </w:rPr>
            <w:alias w:val="Title"/>
            <w:id w:val="1735040861"/>
            <w:placeholder>
              <w:docPart w:val="14C35EB7D0AE49B08010271B5F4535ED"/>
            </w:placeholder>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aps/>
              <w:color w:val="00B050"/>
              <w:sz w:val="96"/>
              <w:szCs w:val="96"/>
            </w:rPr>
          </w:sdtEndPr>
          <w:sdtContent>
            <w:p w14:paraId="25CCBB5C">
              <w:pPr>
                <w:pStyle w:val="40"/>
                <w:pBdr>
                  <w:top w:val="single" w:color="4472C4" w:themeColor="accent1" w:sz="6" w:space="6"/>
                  <w:bottom w:val="single" w:color="4472C4" w:themeColor="accent1" w:sz="6" w:space="6"/>
                </w:pBdr>
                <w:spacing w:after="240"/>
                <w:jc w:val="center"/>
                <w:rPr>
                  <w:rFonts w:asciiTheme="majorHAnsi" w:hAnsiTheme="majorHAnsi" w:eastAsiaTheme="majorEastAsia" w:cstheme="majorBidi"/>
                  <w:caps/>
                  <w:color w:val="00B050"/>
                  <w:sz w:val="96"/>
                  <w:szCs w:val="96"/>
                </w:rPr>
              </w:pPr>
              <w:r>
                <w:rPr>
                  <w:rFonts w:asciiTheme="majorHAnsi" w:hAnsiTheme="majorHAnsi" w:eastAsiaTheme="majorEastAsia" w:cstheme="majorBidi"/>
                  <w:caps/>
                  <w:color w:val="00B050"/>
                  <w:sz w:val="96"/>
                  <w:szCs w:val="96"/>
                </w:rPr>
                <w:t>household carbon budget planner</w:t>
              </w:r>
            </w:p>
          </w:sdtContent>
        </w:sdt>
        <w:sdt>
          <w:sdtPr>
            <w:rPr>
              <w:color w:val="00B050"/>
              <w:sz w:val="56"/>
              <w:szCs w:val="56"/>
            </w:rPr>
            <w:alias w:val="Subtitle"/>
            <w:id w:val="328029620"/>
            <w:placeholder>
              <w:docPart w:val="D54C1AB7F53A4F188191C433EF4B7D53"/>
            </w:placeholder>
            <w:dataBinding w:prefixMappings="xmlns:ns0='http://purl.org/dc/elements/1.1/' xmlns:ns1='http://schemas.openxmlformats.org/package/2006/metadata/core-properties' " w:xpath="/ns1:coreProperties[1]/ns0:subject[1]" w:storeItemID="{6C3C8BC8-F283-45AE-878A-BAB7291924A1}"/>
            <w:text/>
          </w:sdtPr>
          <w:sdtEndPr>
            <w:rPr>
              <w:color w:val="00B050"/>
              <w:sz w:val="56"/>
              <w:szCs w:val="56"/>
            </w:rPr>
          </w:sdtEndPr>
          <w:sdtContent>
            <w:p w14:paraId="3A3C6F0C">
              <w:pPr>
                <w:pStyle w:val="40"/>
                <w:jc w:val="center"/>
                <w:rPr>
                  <w:color w:val="00B050"/>
                  <w:sz w:val="56"/>
                  <w:szCs w:val="56"/>
                </w:rPr>
              </w:pPr>
              <w:r>
                <w:rPr>
                  <w:color w:val="00B050"/>
                  <w:sz w:val="56"/>
                  <w:szCs w:val="56"/>
                </w:rPr>
                <w:t>C  project</w:t>
              </w:r>
            </w:p>
          </w:sdtContent>
        </w:sdt>
        <w:p w14:paraId="754F4BC5">
          <w:pPr>
            <w:pStyle w:val="40"/>
            <w:spacing w:before="480"/>
            <w:jc w:val="center"/>
            <w:rPr>
              <w:rFonts w:hint="default" w:ascii="Algerian" w:hAnsi="Algerian" w:cs="Algerian"/>
              <w:color w:val="4472C4" w:themeColor="accent1"/>
              <w:sz w:val="36"/>
              <w:szCs w:val="36"/>
              <w:lang w:val="en-US"/>
              <w14:textFill>
                <w14:solidFill>
                  <w14:schemeClr w14:val="accent1"/>
                </w14:solidFill>
              </w14:textFill>
            </w:rPr>
          </w:pPr>
          <w:r>
            <w:rPr>
              <w:color w:val="4472C4" w:themeColor="accent1"/>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530"/>
                    <wp:effectExtent l="0" t="0" r="0" b="0"/>
                    <wp:wrapNone/>
                    <wp:docPr id="1"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B1DE5A">
                                <w:pPr>
                                  <w:pStyle w:val="40"/>
                                  <w:spacing w:after="40"/>
                                  <w:jc w:val="left"/>
                                  <w:rPr>
                                    <w:rFonts w:hint="default"/>
                                    <w:caps/>
                                    <w:color w:val="4472C4" w:themeColor="accent1"/>
                                    <w:sz w:val="32"/>
                                    <w:szCs w:val="32"/>
                                    <w:lang w:val="en-US"/>
                                    <w14:textFill>
                                      <w14:solidFill>
                                        <w14:schemeClr w14:val="accent1"/>
                                      </w14:solidFill>
                                    </w14:textFill>
                                  </w:rPr>
                                </w:pPr>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 id="Text Box 146" o:spid="_x0000_s1026" o:spt="202" type="#_x0000_t202" style="position:absolute;left:0pt;margin-left:72pt;margin-top:715.6pt;height:43.9pt;width:516pt;mso-position-horizontal-relative:page;mso-position-vertical-relative:page;z-index:251661312;v-text-anchor:bottom;mso-width-relative:margin;mso-height-relative:page;mso-width-percent:1000;" filled="f" stroked="f" coordsize="21600,21600" o:gfxdata="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3WDg69YAAAAFAQAADwAAAAAAAAABACAAAAAiAAAAZHJzL2Rvd25yZXYueG1sUEsBAhQAFAAA&#10;AAgAh07iQLSJagIqAgAAZQQAAA4AAAAAAAAAAQAgAAAAJQEAAGRycy9lMm9Eb2MueG1sUEsFBgAA&#10;AAAGAAYAWQEAAMEFAAAAAA==&#10;">
                    <v:fill on="f" focussize="0,0"/>
                    <v:stroke on="f" weight="0.5pt"/>
                    <v:imagedata o:title=""/>
                    <o:lock v:ext="edit" aspectratio="f"/>
                    <v:textbox inset="0mm,0mm,0mm,0mm" style="mso-fit-shape-to-text:t;">
                      <w:txbxContent>
                        <w:p w14:paraId="40B1DE5A">
                          <w:pPr>
                            <w:pStyle w:val="40"/>
                            <w:spacing w:after="40"/>
                            <w:jc w:val="left"/>
                            <w:rPr>
                              <w:rFonts w:hint="default"/>
                              <w:caps/>
                              <w:color w:val="4472C4" w:themeColor="accent1"/>
                              <w:sz w:val="32"/>
                              <w:szCs w:val="32"/>
                              <w:lang w:val="en-US"/>
                              <w14:textFill>
                                <w14:solidFill>
                                  <w14:schemeClr w14:val="accent1"/>
                                </w14:solidFill>
                              </w14:textFill>
                            </w:rPr>
                          </w:pPr>
                        </w:p>
                      </w:txbxContent>
                    </v:textbox>
                  </v:shape>
                </w:pict>
              </mc:Fallback>
            </mc:AlternateContent>
          </w:r>
          <w:r>
            <w:rPr>
              <w:color w:val="4472C4"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530"/>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7B9CF5">
                                <w:pPr>
                                  <w:pStyle w:val="40"/>
                                  <w:spacing w:after="40"/>
                                  <w:jc w:val="left"/>
                                  <w:rPr>
                                    <w:caps/>
                                    <w:color w:val="4472C4" w:themeColor="accent1"/>
                                    <w:sz w:val="28"/>
                                    <w:szCs w:val="28"/>
                                    <w14:textFill>
                                      <w14:solidFill>
                                        <w14:schemeClr w14:val="accent1"/>
                                      </w14:solidFill>
                                    </w14:textFill>
                                  </w:rPr>
                                </w:pPr>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 id="Text Box 146" o:spid="_x0000_s1026" o:spt="202" type="#_x0000_t202" style="position:absolute;left:0pt;margin-left:72pt;margin-top:715.6pt;height:43.9pt;width:516pt;mso-position-horizontal-relative:page;mso-position-vertical-relative:page;z-index:251659264;v-text-anchor:bottom;mso-width-relative:margin;mso-height-relative:page;mso-width-percent:1000;" filled="f" stroked="f" coordsize="21600,21600" o:gfxdata="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N1g4OvWAAAABQEAAA8AAAAAAAAAAQAgAAAAIgAAAGRycy9kb3ducmV2LnhtbFBLAQIUABQA&#10;AAAIAIdO4kBc+FIyKwIAAGcEAAAOAAAAAAAAAAEAIAAAACUBAABkcnMvZTJvRG9jLnhtbFBLBQYA&#10;AAAABgAGAFkBAADCBQAAAAA=&#10;">
                    <v:fill on="f" focussize="0,0"/>
                    <v:stroke on="f" weight="0.5pt"/>
                    <v:imagedata o:title=""/>
                    <o:lock v:ext="edit" aspectratio="f"/>
                    <v:textbox inset="0mm,0mm,0mm,0mm" style="mso-fit-shape-to-text:t;">
                      <w:txbxContent>
                        <w:p w14:paraId="507B9CF5">
                          <w:pPr>
                            <w:pStyle w:val="40"/>
                            <w:spacing w:after="40"/>
                            <w:jc w:val="left"/>
                            <w:rPr>
                              <w:caps/>
                              <w:color w:val="4472C4" w:themeColor="accent1"/>
                              <w:sz w:val="28"/>
                              <w:szCs w:val="28"/>
                              <w14:textFill>
                                <w14:solidFill>
                                  <w14:schemeClr w14:val="accent1"/>
                                </w14:solidFill>
                              </w14:textFill>
                            </w:rPr>
                          </w:pPr>
                        </w:p>
                      </w:txbxContent>
                    </v:textbox>
                  </v:shape>
                </w:pict>
              </mc:Fallback>
            </mc:AlternateContent>
          </w:r>
          <w:r>
            <w:rPr>
              <w:rFonts w:hint="default" w:ascii="Algerian" w:hAnsi="Algerian" w:cs="Algerian"/>
              <w:color w:val="4472C4" w:themeColor="accent1"/>
              <w:sz w:val="36"/>
              <w:szCs w:val="36"/>
              <w:lang w:val="en-US"/>
              <w14:textFill>
                <w14:solidFill>
                  <w14:schemeClr w14:val="accent1"/>
                </w14:solidFill>
              </w14:textFill>
            </w:rPr>
            <w:t>TEAM MEMBERS</w:t>
          </w:r>
        </w:p>
        <w:p w14:paraId="5250F590">
          <w:pPr>
            <w:pStyle w:val="40"/>
            <w:spacing w:before="480"/>
            <w:jc w:val="center"/>
            <w:rPr>
              <w:rFonts w:hint="default" w:cs="Algerian" w:asciiTheme="minorAscii" w:hAnsiTheme="minorAscii"/>
              <w:color w:val="4472C4" w:themeColor="accent1"/>
              <w:sz w:val="32"/>
              <w:szCs w:val="32"/>
              <w:lang w:val="en-US"/>
              <w14:textFill>
                <w14:solidFill>
                  <w14:schemeClr w14:val="accent1"/>
                </w14:solidFill>
              </w14:textFill>
            </w:rPr>
          </w:pPr>
          <w:r>
            <w:rPr>
              <w:rFonts w:hint="default" w:cs="Algerian" w:asciiTheme="minorAscii" w:hAnsiTheme="minorAscii"/>
              <w:color w:val="4472C4" w:themeColor="accent1"/>
              <w:sz w:val="32"/>
              <w:szCs w:val="32"/>
              <w:lang w:val="en-US"/>
              <w14:textFill>
                <w14:solidFill>
                  <w14:schemeClr w14:val="accent1"/>
                </w14:solidFill>
              </w14:textFill>
            </w:rPr>
            <w:t>Nalabati H S N S Vaishnavi[team lead]-25A31A0585</w:t>
          </w:r>
        </w:p>
        <w:p w14:paraId="4EB917F3">
          <w:pPr>
            <w:pStyle w:val="40"/>
            <w:spacing w:before="480"/>
            <w:jc w:val="center"/>
            <w:rPr>
              <w:rFonts w:hint="default" w:cs="Algerian" w:asciiTheme="minorAscii" w:hAnsiTheme="minorAscii"/>
              <w:color w:val="4472C4" w:themeColor="accent1"/>
              <w:sz w:val="32"/>
              <w:szCs w:val="32"/>
              <w:lang w:val="en-US"/>
              <w14:textFill>
                <w14:solidFill>
                  <w14:schemeClr w14:val="accent1"/>
                </w14:solidFill>
              </w14:textFill>
            </w:rPr>
          </w:pPr>
          <w:r>
            <w:rPr>
              <w:rFonts w:hint="default" w:cs="Algerian" w:asciiTheme="minorAscii" w:hAnsiTheme="minorAscii"/>
              <w:color w:val="4472C4" w:themeColor="accent1"/>
              <w:sz w:val="32"/>
              <w:szCs w:val="32"/>
              <w:lang w:val="en-US"/>
              <w14:textFill>
                <w14:solidFill>
                  <w14:schemeClr w14:val="accent1"/>
                </w14:solidFill>
              </w14:textFill>
            </w:rPr>
            <w:t>Nallajarla V N S Lakshmi Kavya-25A31A0586</w:t>
          </w:r>
        </w:p>
        <w:p w14:paraId="5BBF680D">
          <w:pPr>
            <w:pStyle w:val="40"/>
            <w:spacing w:before="480"/>
            <w:jc w:val="center"/>
            <w:rPr>
              <w:rFonts w:hint="default" w:cs="Algerian" w:asciiTheme="minorAscii" w:hAnsiTheme="minorAscii"/>
              <w:color w:val="4472C4" w:themeColor="accent1"/>
              <w:sz w:val="32"/>
              <w:szCs w:val="32"/>
              <w:lang w:val="en-US"/>
              <w14:textFill>
                <w14:solidFill>
                  <w14:schemeClr w14:val="accent1"/>
                </w14:solidFill>
              </w14:textFill>
            </w:rPr>
          </w:pPr>
          <w:r>
            <w:rPr>
              <w:rFonts w:hint="default" w:cs="Algerian" w:asciiTheme="minorAscii" w:hAnsiTheme="minorAscii"/>
              <w:color w:val="4472C4" w:themeColor="accent1"/>
              <w:sz w:val="32"/>
              <w:szCs w:val="32"/>
              <w:lang w:val="en-US"/>
              <w14:textFill>
                <w14:solidFill>
                  <w14:schemeClr w14:val="accent1"/>
                </w14:solidFill>
              </w14:textFill>
            </w:rPr>
            <w:t>Nalla Kashyap Shrivatsa-25A31A05AT</w:t>
          </w:r>
        </w:p>
        <w:p w14:paraId="00BF658A">
          <w:pPr>
            <w:pStyle w:val="40"/>
            <w:spacing w:before="480"/>
            <w:jc w:val="center"/>
            <w:rPr>
              <w:rFonts w:hint="default" w:cs="Algerian" w:asciiTheme="minorAscii" w:hAnsiTheme="minorAscii"/>
              <w:color w:val="4472C4" w:themeColor="accent1"/>
              <w:sz w:val="32"/>
              <w:szCs w:val="32"/>
              <w:lang w:val="en-US"/>
              <w14:textFill>
                <w14:solidFill>
                  <w14:schemeClr w14:val="accent1"/>
                </w14:solidFill>
              </w14:textFill>
            </w:rPr>
          </w:pPr>
          <w:r>
            <w:rPr>
              <w:rFonts w:hint="default" w:cs="Algerian" w:asciiTheme="minorAscii" w:hAnsiTheme="minorAscii"/>
              <w:color w:val="4472C4" w:themeColor="accent1"/>
              <w:sz w:val="32"/>
              <w:szCs w:val="32"/>
              <w:lang w:val="en-US"/>
              <w14:textFill>
                <w14:solidFill>
                  <w14:schemeClr w14:val="accent1"/>
                </w14:solidFill>
              </w14:textFill>
            </w:rPr>
            <w:t>Peneddy Veera Venkata Satyanarayana-25A31A05AU</w:t>
          </w:r>
        </w:p>
        <w:p w14:paraId="05D6D11D">
          <w:pPr>
            <w:pStyle w:val="40"/>
            <w:spacing w:before="480"/>
            <w:jc w:val="both"/>
            <w:rPr>
              <w:rFonts w:hint="default" w:cs="Algerian" w:asciiTheme="minorAscii" w:hAnsiTheme="minorAscii"/>
              <w:color w:val="4472C4" w:themeColor="accent1"/>
              <w:sz w:val="32"/>
              <w:szCs w:val="32"/>
              <w:lang w:val="en-US"/>
              <w14:textFill>
                <w14:solidFill>
                  <w14:schemeClr w14:val="accent1"/>
                </w14:solidFill>
              </w14:textFill>
            </w:rPr>
          </w:pPr>
          <w:r>
            <w:rPr>
              <w:rFonts w:hint="default" w:cs="Algerian" w:asciiTheme="minorAscii" w:hAnsiTheme="minorAscii"/>
              <w:color w:val="4472C4" w:themeColor="accent1"/>
              <w:sz w:val="32"/>
              <w:szCs w:val="32"/>
              <w:lang w:val="en-US"/>
              <w14:textFill>
                <w14:solidFill>
                  <w14:schemeClr w14:val="accent1"/>
                </w14:solidFill>
              </w14:textFill>
            </w:rPr>
            <w:t xml:space="preserve">                                                   GUIDED BY</w:t>
          </w:r>
        </w:p>
        <w:p w14:paraId="23731673">
          <w:pPr>
            <w:pStyle w:val="40"/>
            <w:spacing w:before="480"/>
            <w:ind w:firstLine="3040" w:firstLineChars="950"/>
            <w:jc w:val="left"/>
            <w:rPr>
              <w:rFonts w:hint="default" w:cs="Algerian" w:asciiTheme="minorAscii" w:hAnsiTheme="minorAscii"/>
              <w:color w:val="4472C4" w:themeColor="accent1"/>
              <w:sz w:val="32"/>
              <w:szCs w:val="32"/>
              <w:lang w:val="en-US"/>
              <w14:textFill>
                <w14:solidFill>
                  <w14:schemeClr w14:val="accent1"/>
                </w14:solidFill>
              </w14:textFill>
            </w:rPr>
          </w:pPr>
          <w:r>
            <w:rPr>
              <w:rFonts w:hint="default" w:cs="Algerian" w:asciiTheme="minorAscii" w:hAnsiTheme="minorAscii"/>
              <w:color w:val="4472C4" w:themeColor="accent1"/>
              <w:sz w:val="32"/>
              <w:szCs w:val="32"/>
              <w:lang w:val="en-US"/>
              <w14:textFill>
                <w14:solidFill>
                  <w14:schemeClr w14:val="accent1"/>
                </w14:solidFill>
              </w14:textFill>
            </w:rPr>
            <w:t xml:space="preserve">Mr. Y. MANAS KUMAR                                                                </w:t>
          </w:r>
        </w:p>
        <w:p w14:paraId="086DBD71">
          <w:pPr>
            <w:bidi w:val="0"/>
            <w:jc w:val="left"/>
            <w:rPr>
              <w:rFonts w:hint="default"/>
              <w:sz w:val="32"/>
              <w:szCs w:val="32"/>
              <w:lang w:val="en-US"/>
            </w:rPr>
          </w:pPr>
          <w:r>
            <w:rPr>
              <w:rFonts w:hint="default"/>
              <w:lang w:val="en-US"/>
            </w:rPr>
            <w:t xml:space="preserve">                                                                             </w:t>
          </w:r>
          <w:r>
            <w:rPr>
              <w:rFonts w:hint="default"/>
              <w:sz w:val="32"/>
              <w:szCs w:val="32"/>
              <w:lang w:val="en-US"/>
            </w:rPr>
            <w:t>ASSISTANT PROFESSOR</w:t>
          </w:r>
        </w:p>
        <w:p w14:paraId="7BE44048">
          <w:pPr>
            <w:bidi w:val="0"/>
            <w:ind w:left="638" w:leftChars="290" w:firstLine="3840" w:firstLineChars="1200"/>
            <w:jc w:val="left"/>
            <w:rPr>
              <w:rFonts w:hint="default"/>
              <w:sz w:val="32"/>
              <w:szCs w:val="32"/>
              <w:lang w:val="en-US"/>
            </w:rPr>
          </w:pPr>
          <w:r>
            <w:rPr>
              <w:rFonts w:hint="default"/>
              <w:sz w:val="32"/>
              <w:szCs w:val="32"/>
              <w:lang w:val="en-US"/>
            </w:rPr>
            <w:t>CSE DEPARTMENT                    PRAGATI ENGINEERING COLLEGE(A),SURAMPALEM</w:t>
          </w:r>
        </w:p>
        <w:p w14:paraId="6D970DCC">
          <w:pPr>
            <w:bidi w:val="0"/>
            <w:spacing w:after="0" w:line="240" w:lineRule="auto"/>
            <w:rPr>
              <w:rFonts w:hint="default"/>
              <w:sz w:val="32"/>
              <w:szCs w:val="32"/>
              <w:lang w:val="en-US"/>
            </w:rPr>
          </w:pPr>
        </w:p>
        <w:p w14:paraId="0BD6C5B0"/>
        <w:p w14:paraId="2AB248FA">
          <w:pPr>
            <w:rPr>
              <w:color w:val="auto"/>
            </w:rPr>
          </w:pPr>
        </w:p>
        <w:p w14:paraId="0D9EE157">
          <w:pPr>
            <w:rPr>
              <w:color w:val="auto"/>
            </w:rPr>
          </w:pPr>
        </w:p>
        <w:p w14:paraId="2DFA973B">
          <w:pPr>
            <w:rPr>
              <w:color w:val="auto"/>
            </w:rPr>
          </w:pPr>
        </w:p>
        <w:p w14:paraId="549D70EC">
          <w:pPr>
            <w:rPr>
              <w:color w:val="auto"/>
            </w:rPr>
          </w:pPr>
        </w:p>
        <w:p w14:paraId="13944D6C">
          <w:pPr>
            <w:rPr>
              <w:color w:val="auto"/>
            </w:rPr>
          </w:pPr>
        </w:p>
        <w:p w14:paraId="400808F4">
          <w:pPr>
            <w:rPr>
              <w:color w:val="auto"/>
            </w:rPr>
          </w:pPr>
        </w:p>
        <w:p w14:paraId="52A29BCC">
          <w:pPr>
            <w:rPr>
              <w:color w:val="auto"/>
            </w:rPr>
          </w:pPr>
        </w:p>
        <w:p w14:paraId="458807EB">
          <w:pPr>
            <w:rPr>
              <w:color w:val="auto"/>
            </w:rPr>
          </w:pPr>
        </w:p>
        <w:p w14:paraId="0ACADB6B">
          <w:pPr>
            <w:rPr>
              <w:color w:val="auto"/>
            </w:rPr>
          </w:pPr>
        </w:p>
        <w:p w14:paraId="5F5911C3">
          <w:pPr>
            <w:rPr>
              <w:color w:val="auto"/>
            </w:rPr>
          </w:pPr>
        </w:p>
        <w:p w14:paraId="023CB89A"/>
      </w:sdtContent>
    </w:sdt>
    <w:p w14:paraId="6C80A6A7">
      <w:pPr>
        <w:pStyle w:val="2"/>
        <w:rPr>
          <w:color w:val="00B050"/>
          <w:u w:val="wave"/>
        </w:rPr>
      </w:pPr>
      <w:r>
        <w:rPr>
          <w:color w:val="00B0F0"/>
        </w:rPr>
        <w:t xml:space="preserve">            </w:t>
      </w:r>
      <w:r>
        <w:rPr>
          <w:color w:val="00B050"/>
          <w:u w:val="wave"/>
        </w:rPr>
        <w:t>project DESCRIPTION: household carbon budget planner</w:t>
      </w:r>
    </w:p>
    <w:p w14:paraId="16850B39"/>
    <w:p w14:paraId="0EA9E414">
      <w:pPr>
        <w:rPr>
          <w:b/>
          <w:bCs/>
          <w:color w:val="00B050"/>
          <w:u w:val="single"/>
        </w:rPr>
      </w:pPr>
      <w:r>
        <w:rPr>
          <w:b/>
          <w:bCs/>
          <w:color w:val="00B050"/>
          <w:u w:val="single"/>
        </w:rPr>
        <w:t>1. Introduction</w:t>
      </w:r>
    </w:p>
    <w:p w14:paraId="269F9714">
      <w:r>
        <w:t xml:space="preserve">Climate change represents the most significant existential challenge of the 21st century. While industrial regulations are critical, a substantial portion of global greenhouse gas emissions—estimated at over 60%—is influenced directly by household consumption decisions. These include energy usage, transportation habits, dietary choices, and waste management. Despite growing environmental awareness, most individuals lack the necessary tools to quantify their impact accurately. The </w:t>
      </w:r>
      <w:r>
        <w:rPr>
          <w:b/>
          <w:bCs/>
        </w:rPr>
        <w:t>Household Carbon Budget Planner (HCBP)</w:t>
      </w:r>
      <w:r>
        <w:t xml:space="preserve"> is a proposed digital solution designed to bridge this information gap, transforming abstract climate concerns into measurable, manageable, and actionable daily habits.</w:t>
      </w:r>
    </w:p>
    <w:p w14:paraId="53739C80">
      <w:pPr>
        <w:rPr>
          <w:b/>
          <w:bCs/>
          <w:color w:val="00B050"/>
          <w:u w:val="single"/>
        </w:rPr>
      </w:pPr>
      <w:r>
        <w:rPr>
          <w:b/>
          <w:bCs/>
          <w:color w:val="00B050"/>
          <w:u w:val="single"/>
        </w:rPr>
        <w:t>2. Problem Statement</w:t>
      </w:r>
    </w:p>
    <w:p w14:paraId="1547CA39">
      <w:r>
        <w:t>The core issue facing environmentally conscious individuals is the "invisibility" of carbon emissions. In the financial world, mobile banking provides instant visibility into spending habits, allowing for immediate course correction. In contrast, "carbon balances" remain invisible until the aggregate environmental damage is done. Existing tools in the market are predominantly static, web-based calculators that offer a one-time annual estimate. They fail to account for daily fluctuations, lack integration with modern real-time data sources, and do not provide the feedback loops necessary to drive genuine behavioural change. Without granular data, households cannot effectively track their progress against specific climate targets, such as the Paris Agreement’s 1.5°C goal.</w:t>
      </w:r>
    </w:p>
    <w:p w14:paraId="7E259983">
      <w:pPr>
        <w:rPr>
          <w:b/>
          <w:bCs/>
          <w:color w:val="00B050"/>
          <w:u w:val="single"/>
        </w:rPr>
      </w:pPr>
      <w:r>
        <w:rPr>
          <w:b/>
          <w:bCs/>
          <w:color w:val="00B050"/>
          <w:u w:val="single"/>
        </w:rPr>
        <w:t>3. Proposed Solution</w:t>
      </w:r>
    </w:p>
    <w:p w14:paraId="037F2843">
      <w:r>
        <w:t>The HCBP is a comprehensive cross-platform application (Web &amp; Mobile) that introduces the concept of a "Carbon Wallet." Functioning similarly to a financial expense tracker, the system allows users to set a specific monthly "Carbon Budget" measured in kilograms of CO₂ equivalent (kg CO₂e). The application aggregates data from various aspects of daily life to track consumption against this limit in real-time. By treating carbon emissions as a finite currency, the system psychologically nudges users towards conservation and efficiency.</w:t>
      </w:r>
    </w:p>
    <w:p w14:paraId="40383495">
      <w:pPr>
        <w:rPr>
          <w:b/>
          <w:bCs/>
          <w:color w:val="00B0F0"/>
          <w:u w:val="single"/>
        </w:rPr>
      </w:pPr>
      <w:r>
        <w:rPr>
          <w:b/>
          <w:bCs/>
          <w:color w:val="00B050"/>
          <w:u w:val="single"/>
        </w:rPr>
        <w:t>4. Key Features and Functionality</w:t>
      </w:r>
    </w:p>
    <w:p w14:paraId="47461258">
      <w:r>
        <w:t>The system is built upon four core pillars:</w:t>
      </w:r>
    </w:p>
    <w:p w14:paraId="663A881E">
      <w:pPr>
        <w:numPr>
          <w:ilvl w:val="0"/>
          <w:numId w:val="1"/>
        </w:numPr>
      </w:pPr>
      <w:r>
        <w:rPr>
          <w:b/>
          <w:bCs/>
          <w:color w:val="00B050"/>
        </w:rPr>
        <w:t>Dynamic Baseline &amp; Smart Budgeting</w:t>
      </w:r>
      <w:r>
        <w:rPr>
          <w:b/>
          <w:bCs/>
        </w:rPr>
        <w:t>:</w:t>
      </w:r>
      <w:r>
        <w:t xml:space="preserve"> Upon registration, users complete a detailed lifestyle audit (home size, heating type, commute habits). The system establishes a baseline footprint and recommends a personalized monthly budget. This budget can be aligned with national averages or personal reduction goals (e.g., a 10% year-over-year reduction).</w:t>
      </w:r>
    </w:p>
    <w:p w14:paraId="6E84D20B">
      <w:pPr>
        <w:numPr>
          <w:ilvl w:val="0"/>
          <w:numId w:val="1"/>
        </w:numPr>
      </w:pPr>
      <w:r>
        <w:rPr>
          <w:b/>
          <w:bCs/>
          <w:color w:val="00B050"/>
        </w:rPr>
        <w:t>Automated Multi-Source Tracking:</w:t>
      </w:r>
      <w:r>
        <w:rPr>
          <w:color w:val="00B050"/>
        </w:rPr>
        <w:t xml:space="preserve"> </w:t>
      </w:r>
      <w:r>
        <w:t>To reduce user friction, the HCBP utilizes automation:</w:t>
      </w:r>
    </w:p>
    <w:p w14:paraId="787AE674">
      <w:pPr>
        <w:numPr>
          <w:ilvl w:val="1"/>
          <w:numId w:val="1"/>
        </w:numPr>
      </w:pPr>
      <w:r>
        <w:rPr>
          <w:b/>
          <w:bCs/>
          <w:color w:val="00B050"/>
        </w:rPr>
        <w:t>Energy:</w:t>
      </w:r>
      <w:r>
        <w:rPr>
          <w:color w:val="00B050"/>
        </w:rPr>
        <w:t xml:space="preserve"> </w:t>
      </w:r>
      <w:r>
        <w:t>Integration with smart meter APIs to fetch electricity and gas usage data automatically.</w:t>
      </w:r>
    </w:p>
    <w:p w14:paraId="1DE7F717">
      <w:pPr>
        <w:numPr>
          <w:ilvl w:val="1"/>
          <w:numId w:val="1"/>
        </w:numPr>
      </w:pPr>
      <w:r>
        <w:rPr>
          <w:b/>
          <w:bCs/>
          <w:color w:val="00B050"/>
        </w:rPr>
        <w:t>Mobility</w:t>
      </w:r>
      <w:r>
        <w:rPr>
          <w:b/>
          <w:bCs/>
        </w:rPr>
        <w:t>:</w:t>
      </w:r>
      <w:r>
        <w:t xml:space="preserve"> Background GPS tracking algorithms distinguish between walking, driving, and public transport, calculating emissions based on distance and vehicle efficiency.</w:t>
      </w:r>
    </w:p>
    <w:p w14:paraId="3DCAF77C">
      <w:pPr>
        <w:numPr>
          <w:ilvl w:val="1"/>
          <w:numId w:val="1"/>
        </w:numPr>
      </w:pPr>
      <w:r>
        <w:rPr>
          <w:b/>
          <w:bCs/>
          <w:color w:val="00B050"/>
        </w:rPr>
        <w:t>Consumption</w:t>
      </w:r>
      <w:r>
        <w:rPr>
          <w:b/>
          <w:bCs/>
        </w:rPr>
        <w:t>:</w:t>
      </w:r>
      <w:r>
        <w:t xml:space="preserve"> An "Open Banking" module analyses transaction categories (e.g., fuel, groceries, airline tickets) to estimate the carbon intensity of purchases using spend-based emission factor.</w:t>
      </w:r>
    </w:p>
    <w:p w14:paraId="425F1A17">
      <w:pPr>
        <w:numPr>
          <w:ilvl w:val="0"/>
          <w:numId w:val="1"/>
        </w:numPr>
      </w:pPr>
      <w:r>
        <w:rPr>
          <w:b/>
          <w:bCs/>
          <w:color w:val="00B050"/>
        </w:rPr>
        <w:t>Gamification &amp; Community:</w:t>
      </w:r>
      <w:r>
        <w:rPr>
          <w:color w:val="00B050"/>
        </w:rPr>
        <w:t xml:space="preserve"> </w:t>
      </w:r>
      <w:r>
        <w:t>To sustain long-term engagement, the platform includes leaderboards, achievement badges for staying under budget, and neighbourhood challenges, fostering a sense of community responsibility.</w:t>
      </w:r>
    </w:p>
    <w:p w14:paraId="077889A8">
      <w:pPr>
        <w:pStyle w:val="35"/>
        <w:numPr>
          <w:ilvl w:val="0"/>
          <w:numId w:val="1"/>
        </w:numPr>
        <w:spacing w:before="100" w:beforeAutospacing="1" w:after="100" w:afterAutospacing="1" w:line="240" w:lineRule="auto"/>
        <w:jc w:val="left"/>
        <w:rPr>
          <w:rFonts w:ascii="Times New Roman" w:hAnsi="Times New Roman" w:eastAsia="Times New Roman" w:cs="Times New Roman"/>
          <w:color w:val="00B0F0"/>
          <w:sz w:val="24"/>
          <w:szCs w:val="24"/>
          <w:lang w:eastAsia="en-IN"/>
        </w:rPr>
      </w:pPr>
      <w:r>
        <w:rPr>
          <w:rFonts w:ascii="Times New Roman" w:hAnsi="Times New Roman" w:eastAsia="Times New Roman" w:cs="Times New Roman"/>
          <w:b/>
          <w:bCs/>
          <w:color w:val="00B050"/>
          <w:sz w:val="24"/>
          <w:szCs w:val="24"/>
          <w:lang w:eastAsia="en-IN"/>
        </w:rPr>
        <w:t>AI-Driven Recommendation Engine</w:t>
      </w:r>
      <w:r>
        <w:rPr>
          <w:b/>
          <w:bCs/>
        </w:rPr>
        <w:t>:</w:t>
      </w:r>
      <w:r>
        <w:t xml:space="preserve"> A machine learning model analyses user </w:t>
      </w:r>
      <w:bookmarkStart w:id="0" w:name="_GoBack"/>
      <w:bookmarkEnd w:id="0"/>
      <w:r>
        <w:t>behaviour to identify   "emission hotspots." It provides personalized, high-impact suggestions, such as "Switching your commute to a bus twice a week will save 15kg CO₂ e, keeping you under budget."</w:t>
      </w:r>
    </w:p>
    <w:p w14:paraId="6F1C4975">
      <w:pPr>
        <w:ind w:left="720"/>
      </w:pPr>
    </w:p>
    <w:p w14:paraId="2B3AF5F5">
      <w:pPr>
        <w:rPr>
          <w:b/>
          <w:bCs/>
          <w:color w:val="00B050"/>
          <w:u w:val="single"/>
        </w:rPr>
      </w:pPr>
      <w:r>
        <w:rPr>
          <w:b/>
          <w:bCs/>
          <w:color w:val="00B050"/>
          <w:u w:val="single"/>
        </w:rPr>
        <w:t>5. Expected Impact</w:t>
      </w:r>
    </w:p>
    <w:p w14:paraId="0FFA7393">
      <w:r>
        <w:t>The Household Carbon Budget Planner aims to democratize climate action. By converting complex scientific data into tangible metrics, it empowers users to take ownership of their environmental footprint. The project is expected to result in measurable reductions in household emissions, significant utility cost savings for users, and the generation of anonymized data that can assist local governments in planning sustainable infrastructure.</w:t>
      </w:r>
    </w:p>
    <w:p w14:paraId="3809B1DE"/>
    <w:p w14:paraId="2230BABD">
      <w:pPr>
        <w:pStyle w:val="3"/>
      </w:pPr>
      <w:r>
        <w:br w:type="page"/>
      </w:r>
    </w:p>
    <w:p w14:paraId="33B1DD6A">
      <w:pPr>
        <w:spacing w:line="276" w:lineRule="auto"/>
        <w:rPr>
          <w:color w:val="00B0F0"/>
          <w:sz w:val="32"/>
          <w:szCs w:val="32"/>
          <w:u w:val="wave"/>
        </w:rPr>
      </w:pPr>
      <w:r>
        <w:rPr>
          <w:sz w:val="32"/>
          <w:szCs w:val="32"/>
        </w:rPr>
        <w:t xml:space="preserve">                                              </w:t>
      </w:r>
      <w:r>
        <w:rPr>
          <w:color w:val="00B0F0"/>
          <w:sz w:val="32"/>
          <w:szCs w:val="32"/>
          <w:u w:val="wave"/>
        </w:rPr>
        <w:t>System Architecture</w:t>
      </w:r>
    </w:p>
    <w:p w14:paraId="07764130">
      <w:pPr>
        <w:spacing w:line="276" w:lineRule="auto"/>
        <w:rPr>
          <w:color w:val="00B0F0"/>
          <w:sz w:val="32"/>
          <w:szCs w:val="32"/>
          <w:u w:val="single"/>
        </w:rPr>
      </w:pPr>
      <w:r>
        <w:rPr>
          <w:color w:val="00B0F0"/>
          <w:sz w:val="32"/>
          <w:szCs w:val="32"/>
          <w:u w:val="single"/>
        </w:rPr>
        <w:t>Description Of Architecture</w:t>
      </w:r>
    </w:p>
    <w:p w14:paraId="08D13535">
      <w:r>
        <w:t>This carbon footprint tracking application employs a hub-and-spoke architecture centred on the Main Dashboard, accessible after user authentication.</w:t>
      </w:r>
    </w:p>
    <w:p w14:paraId="5CF2D9E4">
      <w:r>
        <w:t xml:space="preserve">The system comprises three primary functional modules. The </w:t>
      </w:r>
      <w:r>
        <w:rPr>
          <w:b/>
          <w:bCs/>
        </w:rPr>
        <w:t>Input Data module</w:t>
      </w:r>
      <w:r>
        <w:t xml:space="preserve"> captures user activities across energy consumption, transportation, food, and waste categories, feeding into a calculation engine that computes carbon emissions using standardized factors. The </w:t>
      </w:r>
      <w:r>
        <w:rPr>
          <w:b/>
          <w:bCs/>
        </w:rPr>
        <w:t>View Reports module</w:t>
      </w:r>
      <w:r>
        <w:t xml:space="preserve"> generates comprehensive reports that users can export or share, promoting transparency. The </w:t>
      </w:r>
      <w:r>
        <w:rPr>
          <w:b/>
          <w:bCs/>
        </w:rPr>
        <w:t>Set Goals module</w:t>
      </w:r>
      <w:r>
        <w:t xml:space="preserve"> allows users to establish carbon budgets for targeted emission reduction.</w:t>
      </w:r>
    </w:p>
    <w:p w14:paraId="6B9DDD09">
      <w:r>
        <w:t xml:space="preserve">All processed data flows into a centralized </w:t>
      </w:r>
      <w:r>
        <w:rPr>
          <w:b/>
          <w:bCs/>
        </w:rPr>
        <w:t>Data Storage layer</w:t>
      </w:r>
      <w:r>
        <w:t>, ensuring historical tracking and data persistence across sessions.</w:t>
      </w:r>
    </w:p>
    <w:p w14:paraId="2235A0FA">
      <w:r>
        <w:t xml:space="preserve">The </w:t>
      </w:r>
      <w:r>
        <w:rPr>
          <w:b/>
          <w:bCs/>
        </w:rPr>
        <w:t>Analytics &amp; Insights engine</w:t>
      </w:r>
      <w:r>
        <w:t xml:space="preserve"> serves as the intelligence layer, processing stored data to deliver three key outputs: visual charts displaying emission trends, automated budget alerts for threshold monitoring, and AI-powered recommendations for carbon reduction strategies.</w:t>
      </w:r>
    </w:p>
    <w:p w14:paraId="6CF66E15">
      <w:r>
        <w:t xml:space="preserve">The architecture implements a continuous feedback loop, with all analytical outputs cycling back to the Main Dashboard. This creates an iterative improvement system where users monitor progress, receive personalized guidance, and adjust behaviour based on data-driven insights, ultimately supporting sustainability  </w:t>
      </w:r>
    </w:p>
    <w:p w14:paraId="63577644"/>
    <w:p w14:paraId="7C806EBD">
      <w:r>
        <w:rPr>
          <w:sz w:val="40"/>
          <w:szCs w:val="40"/>
        </w:rPr>
        <w:drawing>
          <wp:inline distT="0" distB="0" distL="0" distR="0">
            <wp:extent cx="4984750" cy="4128770"/>
            <wp:effectExtent l="0" t="0" r="6350" b="5080"/>
            <wp:docPr id="1167217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17260"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984750" cy="4129125"/>
                    </a:xfrm>
                    <a:prstGeom prst="rect">
                      <a:avLst/>
                    </a:prstGeom>
                  </pic:spPr>
                </pic:pic>
              </a:graphicData>
            </a:graphic>
          </wp:inline>
        </w:drawing>
      </w:r>
    </w:p>
    <w:p w14:paraId="3EBF7F96"/>
    <w:p w14:paraId="50331E58">
      <w:pPr>
        <w:rPr>
          <w:b/>
          <w:bCs/>
          <w:color w:val="7030A0"/>
          <w:sz w:val="36"/>
          <w:szCs w:val="36"/>
        </w:rPr>
      </w:pPr>
      <w:r>
        <w:drawing>
          <wp:anchor distT="0" distB="0" distL="114300" distR="114300" simplePos="0" relativeHeight="251660288" behindDoc="0" locked="0" layoutInCell="1" allowOverlap="1">
            <wp:simplePos x="0" y="0"/>
            <wp:positionH relativeFrom="column">
              <wp:posOffset>-860425</wp:posOffset>
            </wp:positionH>
            <wp:positionV relativeFrom="paragraph">
              <wp:posOffset>0</wp:posOffset>
            </wp:positionV>
            <wp:extent cx="2404110" cy="9345930"/>
            <wp:effectExtent l="0" t="0" r="0" b="7620"/>
            <wp:wrapSquare wrapText="bothSides"/>
            <wp:docPr id="32159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90640"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04110" cy="9345930"/>
                    </a:xfrm>
                    <a:prstGeom prst="flowChartProcess">
                      <a:avLst/>
                    </a:prstGeom>
                  </pic:spPr>
                </pic:pic>
              </a:graphicData>
            </a:graphic>
          </wp:anchor>
        </w:drawing>
      </w:r>
      <w:r>
        <w:rPr>
          <w:b/>
          <w:bCs/>
          <w:sz w:val="36"/>
          <w:szCs w:val="36"/>
        </w:rPr>
        <w:t xml:space="preserve">                      </w:t>
      </w:r>
      <w:r>
        <w:rPr>
          <w:b/>
          <w:bCs/>
          <w:color w:val="7030A0"/>
          <w:sz w:val="52"/>
          <w:szCs w:val="52"/>
          <w:u w:val="wave"/>
        </w:rPr>
        <w:t>Operational Flowchart</w:t>
      </w:r>
    </w:p>
    <w:p w14:paraId="1D64D3F5">
      <w:r>
        <w:rPr/>
        <w:br w:type="textWrapping" w:clear="all"/>
      </w:r>
    </w:p>
    <w:p w14:paraId="43074A1F"/>
    <w:p w14:paraId="435E8012"/>
    <w:p w14:paraId="6A2D0089"/>
    <w:p w14:paraId="03527494"/>
    <w:p w14:paraId="2A1BDDA0"/>
    <w:p w14:paraId="6F811861"/>
    <w:p w14:paraId="4CA997C8"/>
    <w:p w14:paraId="49A53570">
      <w:pPr>
        <w:rPr>
          <w:sz w:val="40"/>
          <w:szCs w:val="40"/>
        </w:rPr>
      </w:pPr>
    </w:p>
    <w:p w14:paraId="1C431A9B">
      <w:pPr>
        <w:rPr>
          <w:sz w:val="72"/>
          <w:szCs w:val="72"/>
        </w:rPr>
      </w:pPr>
    </w:p>
    <w:p w14:paraId="710D483C">
      <w:pPr>
        <w:rPr>
          <w:sz w:val="72"/>
          <w:szCs w:val="72"/>
        </w:rPr>
      </w:pPr>
    </w:p>
    <w:p w14:paraId="7EB866BA">
      <w:pPr>
        <w:rPr>
          <w:sz w:val="72"/>
          <w:szCs w:val="72"/>
        </w:rPr>
      </w:pPr>
    </w:p>
    <w:p w14:paraId="4608788B">
      <w:pPr>
        <w:rPr>
          <w:sz w:val="72"/>
          <w:szCs w:val="72"/>
        </w:rPr>
      </w:pPr>
    </w:p>
    <w:p w14:paraId="391AF46E">
      <w:pPr>
        <w:rPr>
          <w:sz w:val="72"/>
          <w:szCs w:val="72"/>
        </w:rPr>
      </w:pPr>
    </w:p>
    <w:p w14:paraId="16718E26">
      <w:pPr>
        <w:rPr>
          <w:sz w:val="72"/>
          <w:szCs w:val="72"/>
        </w:rPr>
      </w:pPr>
    </w:p>
    <w:p w14:paraId="1557ED16">
      <w:pPr>
        <w:tabs>
          <w:tab w:val="left" w:pos="1510"/>
        </w:tabs>
        <w:rPr>
          <w:sz w:val="72"/>
          <w:szCs w:val="72"/>
        </w:rPr>
      </w:pPr>
      <w:r>
        <w:rPr>
          <w:sz w:val="72"/>
          <w:szCs w:val="72"/>
        </w:rPr>
        <w:tab/>
      </w:r>
    </w:p>
    <w:p w14:paraId="67066903">
      <w:pPr>
        <w:rPr>
          <w:sz w:val="72"/>
          <w:szCs w:val="72"/>
        </w:rPr>
      </w:pPr>
      <w:r>
        <w:rPr>
          <w:sz w:val="72"/>
          <w:szCs w:val="72"/>
        </w:rPr>
        <w:br w:type="textWrapping" w:clear="all"/>
      </w:r>
    </w:p>
    <w:p w14:paraId="31F79606">
      <w:pPr>
        <w:pStyle w:val="2"/>
        <w:rPr>
          <w:color w:val="002060"/>
        </w:rPr>
      </w:pPr>
      <w:r>
        <w:rPr>
          <w:color w:val="7030A0"/>
        </w:rPr>
        <w:t xml:space="preserve">                              </w:t>
      </w:r>
      <w:r>
        <w:br w:type="page"/>
      </w:r>
      <w:ins w:id="0" w:author="Microsoft Word" w:date="2025-11-29T20:54:00Z">
        <w:r>
          <w:rPr>
            <w:color w:val="7030A0"/>
          </w:rPr>
          <w:t xml:space="preserve">                              </w:t>
        </w:r>
      </w:ins>
      <w:ins w:id="1" w:author="Microsoft Word" w:date="2025-11-29T20:54:00Z">
        <w:r>
          <w:rPr/>
          <w:br w:type="page"/>
        </w:r>
      </w:ins>
    </w:p>
    <w:p w14:paraId="12A1F111">
      <w:pPr>
        <w:ind w:firstLine="720"/>
      </w:pPr>
    </w:p>
    <w:sectPr>
      <w:pgSz w:w="11906" w:h="16838"/>
      <w:pgMar w:top="1440" w:right="1440" w:bottom="1440" w:left="1440" w:header="0" w:footer="0" w:gutter="0"/>
      <w:pgNumType w:start="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AcadEref">
    <w:panose1 w:val="02000500000000020003"/>
    <w:charset w:val="00"/>
    <w:family w:val="auto"/>
    <w:pitch w:val="default"/>
    <w:sig w:usb0="00000003" w:usb1="00000000" w:usb2="00000000" w:usb3="00000000" w:csb0="00000001" w:csb1="00000000"/>
  </w:font>
  <w:font w:name="Agency FB">
    <w:panose1 w:val="020B0503020202020204"/>
    <w:charset w:val="00"/>
    <w:family w:val="auto"/>
    <w:pitch w:val="default"/>
    <w:sig w:usb0="00000003" w:usb1="00000000" w:usb2="00000000" w:usb3="00000000" w:csb0="20000001" w:csb1="00000000"/>
  </w:font>
  <w:font w:name="Algerian">
    <w:panose1 w:val="04020705040A02060702"/>
    <w:charset w:val="00"/>
    <w:family w:val="auto"/>
    <w:pitch w:val="default"/>
    <w:sig w:usb0="00000003" w:usb1="00000000" w:usb2="00000000" w:usb3="00000000" w:csb0="20000001" w:csb1="00000000"/>
  </w:font>
  <w:font w:name="AmdtSymbols">
    <w:panose1 w:val="02000500000000020004"/>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8A1F10"/>
    <w:multiLevelType w:val="multilevel"/>
    <w:tmpl w:val="5A8A1F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Word">
    <w15:presenceInfo w15:providerId="None" w15:userId="Microsoft Wo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EBD"/>
    <w:rsid w:val="0000746F"/>
    <w:rsid w:val="00063A78"/>
    <w:rsid w:val="000B2354"/>
    <w:rsid w:val="00113972"/>
    <w:rsid w:val="00170569"/>
    <w:rsid w:val="001B265F"/>
    <w:rsid w:val="001B2F01"/>
    <w:rsid w:val="001C4D3B"/>
    <w:rsid w:val="001F660A"/>
    <w:rsid w:val="00242003"/>
    <w:rsid w:val="002D0143"/>
    <w:rsid w:val="002F2241"/>
    <w:rsid w:val="00356E19"/>
    <w:rsid w:val="003B0FF3"/>
    <w:rsid w:val="003D5248"/>
    <w:rsid w:val="003E2543"/>
    <w:rsid w:val="003F088F"/>
    <w:rsid w:val="00497E68"/>
    <w:rsid w:val="004B7E8B"/>
    <w:rsid w:val="0057515A"/>
    <w:rsid w:val="005800C7"/>
    <w:rsid w:val="00584BDA"/>
    <w:rsid w:val="005D1D13"/>
    <w:rsid w:val="0062264C"/>
    <w:rsid w:val="00641B43"/>
    <w:rsid w:val="006A3443"/>
    <w:rsid w:val="006B42F0"/>
    <w:rsid w:val="007617FB"/>
    <w:rsid w:val="00764CF7"/>
    <w:rsid w:val="007A590A"/>
    <w:rsid w:val="007B22A2"/>
    <w:rsid w:val="008300AB"/>
    <w:rsid w:val="008C30B4"/>
    <w:rsid w:val="00900B93"/>
    <w:rsid w:val="009163AB"/>
    <w:rsid w:val="00926A71"/>
    <w:rsid w:val="009D0FEA"/>
    <w:rsid w:val="009F054D"/>
    <w:rsid w:val="00A47383"/>
    <w:rsid w:val="00AB2EBD"/>
    <w:rsid w:val="00B03F36"/>
    <w:rsid w:val="00BC1AC1"/>
    <w:rsid w:val="00BE43F1"/>
    <w:rsid w:val="00C209AE"/>
    <w:rsid w:val="00C51E33"/>
    <w:rsid w:val="00CA20A4"/>
    <w:rsid w:val="00CD65B3"/>
    <w:rsid w:val="00CE2E3C"/>
    <w:rsid w:val="00D92364"/>
    <w:rsid w:val="00DB0073"/>
    <w:rsid w:val="00E04ED7"/>
    <w:rsid w:val="00E15166"/>
    <w:rsid w:val="00E568E2"/>
    <w:rsid w:val="00E82F44"/>
    <w:rsid w:val="00EC34D5"/>
    <w:rsid w:val="00F42C42"/>
    <w:rsid w:val="00F449AE"/>
    <w:rsid w:val="00F82215"/>
    <w:rsid w:val="00F922C5"/>
    <w:rsid w:val="00FC77A1"/>
    <w:rsid w:val="00FF282F"/>
    <w:rsid w:val="3DBC46E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2" w:lineRule="auto"/>
      <w:jc w:val="both"/>
    </w:pPr>
    <w:rPr>
      <w:rFonts w:asciiTheme="minorHAnsi" w:hAnsiTheme="minorHAnsi" w:eastAsiaTheme="minorEastAsia" w:cstheme="minorBidi"/>
      <w:sz w:val="22"/>
      <w:szCs w:val="22"/>
      <w:lang w:val="en-IN" w:eastAsia="en-US" w:bidi="ar-SA"/>
    </w:rPr>
  </w:style>
  <w:style w:type="paragraph" w:styleId="2">
    <w:name w:val="heading 1"/>
    <w:basedOn w:val="1"/>
    <w:next w:val="1"/>
    <w:link w:val="22"/>
    <w:qFormat/>
    <w:uiPriority w:val="9"/>
    <w:pPr>
      <w:keepNext/>
      <w:keepLines/>
      <w:spacing w:before="320" w:after="40"/>
      <w:outlineLvl w:val="0"/>
    </w:pPr>
    <w:rPr>
      <w:rFonts w:asciiTheme="majorHAnsi" w:hAnsiTheme="majorHAnsi" w:eastAsiaTheme="majorEastAsia" w:cstheme="majorBidi"/>
      <w:b/>
      <w:bCs/>
      <w:caps/>
      <w:spacing w:val="4"/>
      <w:sz w:val="28"/>
      <w:szCs w:val="28"/>
    </w:rPr>
  </w:style>
  <w:style w:type="paragraph" w:styleId="3">
    <w:name w:val="heading 2"/>
    <w:basedOn w:val="1"/>
    <w:next w:val="1"/>
    <w:link w:val="23"/>
    <w:unhideWhenUsed/>
    <w:qFormat/>
    <w:uiPriority w:val="9"/>
    <w:pPr>
      <w:keepNext/>
      <w:keepLines/>
      <w:spacing w:before="120" w:after="0"/>
      <w:outlineLvl w:val="1"/>
    </w:pPr>
    <w:rPr>
      <w:rFonts w:asciiTheme="majorHAnsi" w:hAnsiTheme="majorHAnsi" w:eastAsiaTheme="majorEastAsia" w:cstheme="majorBidi"/>
      <w:b/>
      <w:bCs/>
      <w:sz w:val="28"/>
      <w:szCs w:val="28"/>
    </w:rPr>
  </w:style>
  <w:style w:type="paragraph" w:styleId="4">
    <w:name w:val="heading 3"/>
    <w:basedOn w:val="1"/>
    <w:next w:val="1"/>
    <w:link w:val="24"/>
    <w:semiHidden/>
    <w:unhideWhenUsed/>
    <w:qFormat/>
    <w:uiPriority w:val="9"/>
    <w:pPr>
      <w:keepNext/>
      <w:keepLines/>
      <w:spacing w:before="120" w:after="0"/>
      <w:outlineLvl w:val="2"/>
    </w:pPr>
    <w:rPr>
      <w:rFonts w:asciiTheme="majorHAnsi" w:hAnsiTheme="majorHAnsi" w:eastAsiaTheme="majorEastAsia" w:cstheme="majorBidi"/>
      <w:spacing w:val="4"/>
      <w:sz w:val="24"/>
      <w:szCs w:val="24"/>
    </w:rPr>
  </w:style>
  <w:style w:type="paragraph" w:styleId="5">
    <w:name w:val="heading 4"/>
    <w:basedOn w:val="1"/>
    <w:next w:val="1"/>
    <w:link w:val="25"/>
    <w:semiHidden/>
    <w:unhideWhenUsed/>
    <w:qFormat/>
    <w:uiPriority w:val="9"/>
    <w:pPr>
      <w:keepNext/>
      <w:keepLines/>
      <w:spacing w:before="120" w:after="0"/>
      <w:outlineLvl w:val="3"/>
    </w:pPr>
    <w:rPr>
      <w:rFonts w:asciiTheme="majorHAnsi" w:hAnsiTheme="majorHAnsi" w:eastAsiaTheme="majorEastAsia" w:cstheme="majorBidi"/>
      <w:i/>
      <w:iCs/>
      <w:sz w:val="24"/>
      <w:szCs w:val="24"/>
    </w:rPr>
  </w:style>
  <w:style w:type="paragraph" w:styleId="6">
    <w:name w:val="heading 5"/>
    <w:basedOn w:val="1"/>
    <w:next w:val="1"/>
    <w:link w:val="26"/>
    <w:semiHidden/>
    <w:unhideWhenUsed/>
    <w:qFormat/>
    <w:uiPriority w:val="9"/>
    <w:pPr>
      <w:keepNext/>
      <w:keepLines/>
      <w:spacing w:before="120" w:after="0"/>
      <w:outlineLvl w:val="4"/>
    </w:pPr>
    <w:rPr>
      <w:rFonts w:asciiTheme="majorHAnsi" w:hAnsiTheme="majorHAnsi" w:eastAsiaTheme="majorEastAsia" w:cstheme="majorBidi"/>
      <w:b/>
      <w:bCs/>
    </w:rPr>
  </w:style>
  <w:style w:type="paragraph" w:styleId="7">
    <w:name w:val="heading 6"/>
    <w:basedOn w:val="1"/>
    <w:next w:val="1"/>
    <w:link w:val="27"/>
    <w:semiHidden/>
    <w:unhideWhenUsed/>
    <w:qFormat/>
    <w:uiPriority w:val="9"/>
    <w:pPr>
      <w:keepNext/>
      <w:keepLines/>
      <w:spacing w:before="120" w:after="0"/>
      <w:outlineLvl w:val="5"/>
    </w:pPr>
    <w:rPr>
      <w:rFonts w:asciiTheme="majorHAnsi" w:hAnsiTheme="majorHAnsi" w:eastAsiaTheme="majorEastAsia" w:cstheme="majorBidi"/>
      <w:b/>
      <w:bCs/>
      <w:i/>
      <w:iCs/>
    </w:rPr>
  </w:style>
  <w:style w:type="paragraph" w:styleId="8">
    <w:name w:val="heading 7"/>
    <w:basedOn w:val="1"/>
    <w:next w:val="1"/>
    <w:link w:val="28"/>
    <w:semiHidden/>
    <w:unhideWhenUsed/>
    <w:qFormat/>
    <w:uiPriority w:val="9"/>
    <w:pPr>
      <w:keepNext/>
      <w:keepLines/>
      <w:spacing w:before="120" w:after="0"/>
      <w:outlineLvl w:val="6"/>
    </w:pPr>
    <w:rPr>
      <w:i/>
      <w:iCs/>
    </w:rPr>
  </w:style>
  <w:style w:type="paragraph" w:styleId="9">
    <w:name w:val="heading 8"/>
    <w:basedOn w:val="1"/>
    <w:next w:val="1"/>
    <w:link w:val="29"/>
    <w:semiHidden/>
    <w:unhideWhenUsed/>
    <w:qFormat/>
    <w:uiPriority w:val="9"/>
    <w:pPr>
      <w:keepNext/>
      <w:keepLines/>
      <w:spacing w:before="120" w:after="0"/>
      <w:outlineLvl w:val="7"/>
    </w:pPr>
    <w:rPr>
      <w:b/>
      <w:bCs/>
    </w:rPr>
  </w:style>
  <w:style w:type="paragraph" w:styleId="10">
    <w:name w:val="heading 9"/>
    <w:basedOn w:val="1"/>
    <w:next w:val="1"/>
    <w:link w:val="30"/>
    <w:semiHidden/>
    <w:unhideWhenUsed/>
    <w:qFormat/>
    <w:uiPriority w:val="9"/>
    <w:pPr>
      <w:keepNext/>
      <w:keepLines/>
      <w:spacing w:before="120" w:after="0"/>
      <w:outlineLvl w:val="8"/>
    </w:pPr>
    <w:rPr>
      <w:i/>
      <w:iCs/>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rPr>
      <w:b/>
      <w:bCs/>
      <w:sz w:val="18"/>
      <w:szCs w:val="18"/>
    </w:rPr>
  </w:style>
  <w:style w:type="character" w:styleId="14">
    <w:name w:val="Emphasis"/>
    <w:basedOn w:val="11"/>
    <w:qFormat/>
    <w:uiPriority w:val="20"/>
    <w:rPr>
      <w:i/>
      <w:iCs/>
      <w:color w:val="auto"/>
    </w:rPr>
  </w:style>
  <w:style w:type="paragraph" w:styleId="15">
    <w:name w:val="footer"/>
    <w:basedOn w:val="1"/>
    <w:link w:val="43"/>
    <w:unhideWhenUsed/>
    <w:uiPriority w:val="99"/>
    <w:pPr>
      <w:tabs>
        <w:tab w:val="center" w:pos="4513"/>
        <w:tab w:val="right" w:pos="9026"/>
      </w:tabs>
      <w:spacing w:after="0" w:line="240" w:lineRule="auto"/>
    </w:pPr>
  </w:style>
  <w:style w:type="paragraph" w:styleId="16">
    <w:name w:val="header"/>
    <w:basedOn w:val="1"/>
    <w:link w:val="42"/>
    <w:unhideWhenUsed/>
    <w:uiPriority w:val="99"/>
    <w:pPr>
      <w:tabs>
        <w:tab w:val="center" w:pos="4513"/>
        <w:tab w:val="right" w:pos="9026"/>
      </w:tabs>
      <w:spacing w:after="0" w:line="240" w:lineRule="auto"/>
    </w:pPr>
  </w:style>
  <w:style w:type="character" w:styleId="17">
    <w:name w:val="Hyperlink"/>
    <w:basedOn w:val="11"/>
    <w:unhideWhenUsed/>
    <w:uiPriority w:val="99"/>
    <w:rPr>
      <w:color w:val="0563C1" w:themeColor="hyperlink"/>
      <w:u w:val="single"/>
      <w14:textFill>
        <w14:solidFill>
          <w14:schemeClr w14:val="hlink"/>
        </w14:solidFill>
      </w14:textFill>
    </w:rPr>
  </w:style>
  <w:style w:type="paragraph" w:styleId="18">
    <w:name w:val="Normal (Web)"/>
    <w:basedOn w:val="1"/>
    <w:semiHidden/>
    <w:unhideWhenUsed/>
    <w:uiPriority w:val="99"/>
    <w:rPr>
      <w:rFonts w:ascii="Times New Roman" w:hAnsi="Times New Roman" w:cs="Times New Roman"/>
      <w:sz w:val="24"/>
      <w:szCs w:val="24"/>
    </w:rPr>
  </w:style>
  <w:style w:type="character" w:styleId="19">
    <w:name w:val="Strong"/>
    <w:basedOn w:val="11"/>
    <w:qFormat/>
    <w:uiPriority w:val="22"/>
    <w:rPr>
      <w:b/>
      <w:bCs/>
      <w:color w:val="auto"/>
    </w:rPr>
  </w:style>
  <w:style w:type="paragraph" w:styleId="20">
    <w:name w:val="Subtitle"/>
    <w:basedOn w:val="1"/>
    <w:next w:val="1"/>
    <w:link w:val="32"/>
    <w:qFormat/>
    <w:uiPriority w:val="11"/>
    <w:pPr>
      <w:spacing w:after="240"/>
      <w:jc w:val="center"/>
    </w:pPr>
    <w:rPr>
      <w:rFonts w:asciiTheme="majorHAnsi" w:hAnsiTheme="majorHAnsi" w:eastAsiaTheme="majorEastAsia" w:cstheme="majorBidi"/>
      <w:sz w:val="24"/>
      <w:szCs w:val="24"/>
    </w:rPr>
  </w:style>
  <w:style w:type="paragraph" w:styleId="21">
    <w:name w:val="Title"/>
    <w:basedOn w:val="1"/>
    <w:next w:val="1"/>
    <w:link w:val="31"/>
    <w:qFormat/>
    <w:uiPriority w:val="10"/>
    <w:pPr>
      <w:spacing w:after="0" w:line="240" w:lineRule="auto"/>
      <w:contextualSpacing/>
      <w:jc w:val="center"/>
    </w:pPr>
    <w:rPr>
      <w:rFonts w:asciiTheme="majorHAnsi" w:hAnsiTheme="majorHAnsi" w:eastAsiaTheme="majorEastAsia" w:cstheme="majorBidi"/>
      <w:b/>
      <w:bCs/>
      <w:spacing w:val="-7"/>
      <w:sz w:val="48"/>
      <w:szCs w:val="48"/>
    </w:rPr>
  </w:style>
  <w:style w:type="character" w:customStyle="1" w:styleId="22">
    <w:name w:val="Heading 1 Char"/>
    <w:basedOn w:val="11"/>
    <w:link w:val="2"/>
    <w:qFormat/>
    <w:uiPriority w:val="9"/>
    <w:rPr>
      <w:rFonts w:asciiTheme="majorHAnsi" w:hAnsiTheme="majorHAnsi" w:eastAsiaTheme="majorEastAsia" w:cstheme="majorBidi"/>
      <w:b/>
      <w:bCs/>
      <w:caps/>
      <w:spacing w:val="4"/>
      <w:sz w:val="28"/>
      <w:szCs w:val="28"/>
    </w:rPr>
  </w:style>
  <w:style w:type="character" w:customStyle="1" w:styleId="23">
    <w:name w:val="Heading 2 Char"/>
    <w:basedOn w:val="11"/>
    <w:link w:val="3"/>
    <w:qFormat/>
    <w:uiPriority w:val="9"/>
    <w:rPr>
      <w:rFonts w:asciiTheme="majorHAnsi" w:hAnsiTheme="majorHAnsi" w:eastAsiaTheme="majorEastAsia" w:cstheme="majorBidi"/>
      <w:b/>
      <w:bCs/>
      <w:sz w:val="28"/>
      <w:szCs w:val="28"/>
    </w:rPr>
  </w:style>
  <w:style w:type="character" w:customStyle="1" w:styleId="24">
    <w:name w:val="Heading 3 Char"/>
    <w:basedOn w:val="11"/>
    <w:link w:val="4"/>
    <w:semiHidden/>
    <w:qFormat/>
    <w:uiPriority w:val="9"/>
    <w:rPr>
      <w:rFonts w:asciiTheme="majorHAnsi" w:hAnsiTheme="majorHAnsi" w:eastAsiaTheme="majorEastAsia" w:cstheme="majorBidi"/>
      <w:spacing w:val="4"/>
      <w:sz w:val="24"/>
      <w:szCs w:val="24"/>
    </w:rPr>
  </w:style>
  <w:style w:type="character" w:customStyle="1" w:styleId="25">
    <w:name w:val="Heading 4 Char"/>
    <w:basedOn w:val="11"/>
    <w:link w:val="5"/>
    <w:semiHidden/>
    <w:qFormat/>
    <w:uiPriority w:val="9"/>
    <w:rPr>
      <w:rFonts w:asciiTheme="majorHAnsi" w:hAnsiTheme="majorHAnsi" w:eastAsiaTheme="majorEastAsia" w:cstheme="majorBidi"/>
      <w:i/>
      <w:iCs/>
      <w:sz w:val="24"/>
      <w:szCs w:val="24"/>
    </w:rPr>
  </w:style>
  <w:style w:type="character" w:customStyle="1" w:styleId="26">
    <w:name w:val="Heading 5 Char"/>
    <w:basedOn w:val="11"/>
    <w:link w:val="6"/>
    <w:semiHidden/>
    <w:uiPriority w:val="9"/>
    <w:rPr>
      <w:rFonts w:asciiTheme="majorHAnsi" w:hAnsiTheme="majorHAnsi" w:eastAsiaTheme="majorEastAsia" w:cstheme="majorBidi"/>
      <w:b/>
      <w:bCs/>
    </w:rPr>
  </w:style>
  <w:style w:type="character" w:customStyle="1" w:styleId="27">
    <w:name w:val="Heading 6 Char"/>
    <w:basedOn w:val="11"/>
    <w:link w:val="7"/>
    <w:semiHidden/>
    <w:qFormat/>
    <w:uiPriority w:val="9"/>
    <w:rPr>
      <w:rFonts w:asciiTheme="majorHAnsi" w:hAnsiTheme="majorHAnsi" w:eastAsiaTheme="majorEastAsia" w:cstheme="majorBidi"/>
      <w:b/>
      <w:bCs/>
      <w:i/>
      <w:iCs/>
    </w:rPr>
  </w:style>
  <w:style w:type="character" w:customStyle="1" w:styleId="28">
    <w:name w:val="Heading 7 Char"/>
    <w:basedOn w:val="11"/>
    <w:link w:val="8"/>
    <w:semiHidden/>
    <w:qFormat/>
    <w:uiPriority w:val="9"/>
    <w:rPr>
      <w:i/>
      <w:iCs/>
    </w:rPr>
  </w:style>
  <w:style w:type="character" w:customStyle="1" w:styleId="29">
    <w:name w:val="Heading 8 Char"/>
    <w:basedOn w:val="11"/>
    <w:link w:val="9"/>
    <w:semiHidden/>
    <w:qFormat/>
    <w:uiPriority w:val="9"/>
    <w:rPr>
      <w:b/>
      <w:bCs/>
    </w:rPr>
  </w:style>
  <w:style w:type="character" w:customStyle="1" w:styleId="30">
    <w:name w:val="Heading 9 Char"/>
    <w:basedOn w:val="11"/>
    <w:link w:val="10"/>
    <w:semiHidden/>
    <w:uiPriority w:val="9"/>
    <w:rPr>
      <w:i/>
      <w:iCs/>
    </w:rPr>
  </w:style>
  <w:style w:type="character" w:customStyle="1" w:styleId="31">
    <w:name w:val="Title Char"/>
    <w:basedOn w:val="11"/>
    <w:link w:val="21"/>
    <w:qFormat/>
    <w:uiPriority w:val="10"/>
    <w:rPr>
      <w:rFonts w:asciiTheme="majorHAnsi" w:hAnsiTheme="majorHAnsi" w:eastAsiaTheme="majorEastAsia" w:cstheme="majorBidi"/>
      <w:b/>
      <w:bCs/>
      <w:spacing w:val="-7"/>
      <w:sz w:val="48"/>
      <w:szCs w:val="48"/>
    </w:rPr>
  </w:style>
  <w:style w:type="character" w:customStyle="1" w:styleId="32">
    <w:name w:val="Subtitle Char"/>
    <w:basedOn w:val="11"/>
    <w:link w:val="20"/>
    <w:qFormat/>
    <w:uiPriority w:val="11"/>
    <w:rPr>
      <w:rFonts w:asciiTheme="majorHAnsi" w:hAnsiTheme="majorHAnsi" w:eastAsiaTheme="majorEastAsia" w:cstheme="majorBidi"/>
      <w:sz w:val="24"/>
      <w:szCs w:val="24"/>
    </w:rPr>
  </w:style>
  <w:style w:type="paragraph" w:styleId="33">
    <w:name w:val="Quote"/>
    <w:basedOn w:val="1"/>
    <w:next w:val="1"/>
    <w:link w:val="34"/>
    <w:qFormat/>
    <w:uiPriority w:val="29"/>
    <w:pPr>
      <w:spacing w:before="200" w:line="264" w:lineRule="auto"/>
      <w:ind w:left="864" w:right="864"/>
      <w:jc w:val="center"/>
    </w:pPr>
    <w:rPr>
      <w:rFonts w:asciiTheme="majorHAnsi" w:hAnsiTheme="majorHAnsi" w:eastAsiaTheme="majorEastAsia" w:cstheme="majorBidi"/>
      <w:i/>
      <w:iCs/>
      <w:sz w:val="24"/>
      <w:szCs w:val="24"/>
    </w:rPr>
  </w:style>
  <w:style w:type="character" w:customStyle="1" w:styleId="34">
    <w:name w:val="Quote Char"/>
    <w:basedOn w:val="11"/>
    <w:link w:val="33"/>
    <w:qFormat/>
    <w:uiPriority w:val="29"/>
    <w:rPr>
      <w:rFonts w:asciiTheme="majorHAnsi" w:hAnsiTheme="majorHAnsi" w:eastAsiaTheme="majorEastAsia" w:cstheme="majorBidi"/>
      <w:i/>
      <w:iCs/>
      <w:sz w:val="24"/>
      <w:szCs w:val="24"/>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b/>
      <w:bCs/>
      <w:i/>
      <w:iCs/>
      <w:color w:val="auto"/>
    </w:rPr>
  </w:style>
  <w:style w:type="paragraph" w:styleId="37">
    <w:name w:val="Intense Quote"/>
    <w:basedOn w:val="1"/>
    <w:next w:val="1"/>
    <w:link w:val="38"/>
    <w:qFormat/>
    <w:uiPriority w:val="30"/>
    <w:pPr>
      <w:spacing w:before="100" w:beforeAutospacing="1" w:after="240"/>
      <w:ind w:left="936" w:right="936"/>
      <w:jc w:val="center"/>
    </w:pPr>
    <w:rPr>
      <w:rFonts w:asciiTheme="majorHAnsi" w:hAnsiTheme="majorHAnsi" w:eastAsiaTheme="majorEastAsia" w:cstheme="majorBidi"/>
      <w:sz w:val="26"/>
      <w:szCs w:val="26"/>
    </w:rPr>
  </w:style>
  <w:style w:type="character" w:customStyle="1" w:styleId="38">
    <w:name w:val="Intense Quote Char"/>
    <w:basedOn w:val="11"/>
    <w:link w:val="37"/>
    <w:uiPriority w:val="30"/>
    <w:rPr>
      <w:rFonts w:asciiTheme="majorHAnsi" w:hAnsiTheme="majorHAnsi" w:eastAsiaTheme="majorEastAsia" w:cstheme="majorBidi"/>
      <w:sz w:val="26"/>
      <w:szCs w:val="26"/>
    </w:rPr>
  </w:style>
  <w:style w:type="character" w:customStyle="1" w:styleId="39">
    <w:name w:val="Intense Reference"/>
    <w:basedOn w:val="11"/>
    <w:qFormat/>
    <w:uiPriority w:val="32"/>
    <w:rPr>
      <w:b/>
      <w:bCs/>
      <w:smallCaps/>
      <w:color w:val="auto"/>
      <w:u w:val="single"/>
    </w:rPr>
  </w:style>
  <w:style w:type="paragraph" w:styleId="40">
    <w:name w:val="No Spacing"/>
    <w:link w:val="41"/>
    <w:qFormat/>
    <w:uiPriority w:val="1"/>
    <w:pPr>
      <w:spacing w:after="0" w:line="240" w:lineRule="auto"/>
      <w:jc w:val="both"/>
    </w:pPr>
    <w:rPr>
      <w:rFonts w:asciiTheme="minorHAnsi" w:hAnsiTheme="minorHAnsi" w:eastAsiaTheme="minorEastAsia" w:cstheme="minorBidi"/>
      <w:sz w:val="22"/>
      <w:szCs w:val="22"/>
      <w:lang w:val="en-IN" w:eastAsia="en-US" w:bidi="ar-SA"/>
    </w:rPr>
  </w:style>
  <w:style w:type="character" w:customStyle="1" w:styleId="41">
    <w:name w:val="No Spacing Char"/>
    <w:basedOn w:val="11"/>
    <w:link w:val="40"/>
    <w:uiPriority w:val="1"/>
  </w:style>
  <w:style w:type="character" w:customStyle="1" w:styleId="42">
    <w:name w:val="Header Char"/>
    <w:basedOn w:val="11"/>
    <w:link w:val="16"/>
    <w:qFormat/>
    <w:uiPriority w:val="99"/>
  </w:style>
  <w:style w:type="character" w:customStyle="1" w:styleId="43">
    <w:name w:val="Footer Char"/>
    <w:basedOn w:val="11"/>
    <w:link w:val="15"/>
    <w:uiPriority w:val="99"/>
  </w:style>
  <w:style w:type="character" w:customStyle="1" w:styleId="44">
    <w:name w:val="Subtle Emphasis"/>
    <w:basedOn w:val="11"/>
    <w:qFormat/>
    <w:uiPriority w:val="19"/>
    <w:rPr>
      <w:i/>
      <w:iCs/>
      <w:color w:val="auto"/>
    </w:rPr>
  </w:style>
  <w:style w:type="character" w:customStyle="1" w:styleId="45">
    <w:name w:val="Subtle Reference"/>
    <w:basedOn w:val="11"/>
    <w:qFormat/>
    <w:uiPriority w:val="31"/>
    <w:rPr>
      <w:smallCaps/>
      <w:color w:val="auto"/>
      <w:u w:val="single" w:color="7E7E7E" w:themeColor="text1" w:themeTint="80"/>
    </w:rPr>
  </w:style>
  <w:style w:type="character" w:customStyle="1" w:styleId="46">
    <w:name w:val="Book Title"/>
    <w:basedOn w:val="11"/>
    <w:qFormat/>
    <w:uiPriority w:val="33"/>
    <w:rPr>
      <w:b/>
      <w:bCs/>
      <w:smallCaps/>
      <w:color w:val="auto"/>
    </w:rPr>
  </w:style>
  <w:style w:type="paragraph" w:customStyle="1" w:styleId="47">
    <w:name w:val="TOC Heading"/>
    <w:basedOn w:val="2"/>
    <w:next w:val="1"/>
    <w:semiHidden/>
    <w:unhideWhenUsed/>
    <w:qFormat/>
    <w:uiPriority w:val="39"/>
    <w:pPr>
      <w:outlineLvl w:val="9"/>
    </w:pPr>
  </w:style>
  <w:style w:type="character" w:customStyle="1" w:styleId="48">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glossaryDocument" Target="glossary/document.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4C35EB7D0AE49B08010271B5F4535ED"/>
        <w:style w:val=""/>
        <w:category>
          <w:name w:val="General"/>
          <w:gallery w:val="placeholder"/>
        </w:category>
        <w:types>
          <w:type w:val="bbPlcHdr"/>
        </w:types>
        <w:behaviors>
          <w:behavior w:val="content"/>
        </w:behaviors>
        <w:description w:val=""/>
        <w:guid w:val="{37A2B397-F4A7-41A9-91EF-F70BD05571F4}"/>
      </w:docPartPr>
      <w:docPartBody>
        <w:p w14:paraId="23E83764">
          <w:pPr>
            <w:pStyle w:val="4"/>
          </w:pPr>
          <w:r>
            <w:rPr>
              <w:rFonts w:asciiTheme="majorHAnsi" w:hAnsiTheme="majorHAnsi" w:eastAsiaTheme="majorEastAsia" w:cstheme="majorBidi"/>
              <w:caps/>
              <w:color w:val="4472C4" w:themeColor="accent1"/>
              <w:sz w:val="80"/>
              <w:szCs w:val="80"/>
              <w14:textFill>
                <w14:solidFill>
                  <w14:schemeClr w14:val="accent1"/>
                </w14:solidFill>
              </w14:textFill>
            </w:rPr>
            <w:t>[Document title]</w:t>
          </w:r>
        </w:p>
      </w:docPartBody>
    </w:docPart>
    <w:docPart>
      <w:docPartPr>
        <w:name w:val="D54C1AB7F53A4F188191C433EF4B7D53"/>
        <w:style w:val=""/>
        <w:category>
          <w:name w:val="General"/>
          <w:gallery w:val="placeholder"/>
        </w:category>
        <w:types>
          <w:type w:val="bbPlcHdr"/>
        </w:types>
        <w:behaviors>
          <w:behavior w:val="content"/>
        </w:behaviors>
        <w:description w:val=""/>
        <w:guid w:val="{99D59A11-14A7-4E1D-BB63-99B2DFC250AA}"/>
      </w:docPartPr>
      <w:docPartBody>
        <w:p w14:paraId="3E0DA20C">
          <w:pPr>
            <w:pStyle w:val="5"/>
          </w:pPr>
          <w:r>
            <w:rPr>
              <w:color w:val="4472C4" w:themeColor="accent1"/>
              <w:sz w:val="28"/>
              <w:szCs w:val="28"/>
              <w14:textFill>
                <w14:solidFill>
                  <w14:schemeClr w14:val="accent1"/>
                </w14:solidFill>
              </w14:textFill>
            </w:rPr>
            <w:t>[Document subtitle]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F83"/>
    <w:rsid w:val="001B2F01"/>
    <w:rsid w:val="001F660A"/>
    <w:rsid w:val="003E2543"/>
    <w:rsid w:val="004D6527"/>
    <w:rsid w:val="006518E4"/>
    <w:rsid w:val="00943F83"/>
    <w:rsid w:val="00E31446"/>
    <w:rsid w:val="00E82F4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14C35EB7D0AE49B08010271B5F4535ED"/>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paragraph" w:customStyle="1" w:styleId="5">
    <w:name w:val="D54C1AB7F53A4F188191C433EF4B7D53"/>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849</Words>
  <Characters>4842</Characters>
  <Lines>40</Lines>
  <Paragraphs>11</Paragraphs>
  <TotalTime>27</TotalTime>
  <ScaleCrop>false</ScaleCrop>
  <LinksUpToDate>false</LinksUpToDate>
  <CharactersWithSpaces>5680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2025-11-29T15:54:00Z</dcterms:created>
  <dc:creator>Narasimharao Nallajarla</dc:creator>
  <cp:lastModifiedBy>lenovo</cp:lastModifiedBy>
  <dcterms:modified xsi:type="dcterms:W3CDTF">2025-11-30T07:59:16Z</dcterms:modified>
  <dc:subject>C  project</dc:subject>
  <dc:title>household carbon budget planner</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5ECAB1905AD64821838D85911917AEBD_12</vt:lpwstr>
  </property>
</Properties>
</file>